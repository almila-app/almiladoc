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Hidden text and tracked changes</w:t>
      </w:r>
    </w:p>
    <w:p>
      <w:r>
        <w:t xml:space="preserve">Shown, </w:t>
      </w:r>
      <w:r>
        <w:rPr>
          <w:vanish/>
        </w:rPr>
        <w:t xml:space="preserve">hidden directly, </w:t>
      </w:r>
      <w:r>
        <w:t xml:space="preserve">and shown again.</w:t>
      </w:r>
    </w:p>
    <w:p>
      <w:r>
        <w:t xml:space="preserve">A character style hides </w:t>
      </w:r>
      <w:r>
        <w:rPr>
          <w:rStyle w:val="Secret"/>
        </w:rPr>
        <w:t xml:space="preserve">this, </w:t>
      </w:r>
      <w:r>
        <w:t xml:space="preserve">and a style based on it flips </w:t>
      </w:r>
      <w:r>
        <w:rPr>
          <w:rStyle w:val="Unsecret"/>
        </w:rPr>
        <w:t xml:space="preserve">back.</w:t>
      </w:r>
    </w:p>
    <w:p>
      <w:pPr>
        <w:pStyle w:val="HiddenNote"/>
      </w:pPr>
      <w:r>
        <w:t xml:space="preserve">A hidden paragraph style hides this text and its mark, </w:t>
      </w:r>
      <w:r>
        <w:rPr>
          <w:vanish w:val="0"/>
        </w:rPr>
        <w:t xml:space="preserve">all but this, which joins </w:t>
      </w:r>
    </w:p>
    <w:p>
      <w:r>
        <w:t xml:space="preserve">the next paragraph.</w:t>
      </w:r>
    </w:p>
    <w:p>
      <w:pPr>
        <w:rPr>
          <w:vanish/>
        </w:rPr>
      </w:pPr>
      <w:r>
        <w:t xml:space="preserve">A hidden mark joins </w:t>
      </w:r>
    </w:p>
    <w:p>
      <w:r>
        <w:t xml:space="preserve">this paragraph.</w:t>
      </w:r>
    </w:p>
    <w:p>
      <w:pPr>
        <w:rPr>
          <w:specVanish/>
        </w:rPr>
      </w:pPr>
      <w:r>
        <w:t xml:space="preserve">A style separator joins </w:t>
      </w:r>
    </w:p>
    <w:p>
      <w:r>
        <w:t xml:space="preserve">as well.</w:t>
      </w:r>
    </w:p>
    <w:p>
      <w:r>
        <w:t xml:space="preserve">A note shows</w:t>
      </w:r>
      <w:r>
        <w:footnoteReference w:id="1"/>
      </w:r>
      <w:r>
        <w:t xml:space="preserve"> and a hidden one does not</w:t>
      </w:r>
      <w:r>
        <w:rPr>
          <w:vanish/>
        </w:rPr>
        <w:footnoteReference w:id="2"/>
      </w:r>
      <w:r>
        <w:t xml:space="preserve">.</w:t>
      </w:r>
    </w:p>
    <w:p>
      <w:r>
        <w:t xml:space="preserve">Web-only hiding </w:t>
      </w:r>
      <w:r>
        <w:rPr>
          <w:webHidden/>
        </w:rPr>
        <w:t xml:space="preserve">still shows.</w:t>
      </w:r>
    </w:p>
    <w:p>
      <w:r>
        <w:t xml:space="preserve">Accepted revisions drop </w:t>
      </w:r>
      <w:del w:id="10" w:author="A">
        <w:r>
          <w:delText xml:space="preserve">deleted words </w:delText>
        </w:r>
      </w:del>
      <w:ins w:id="11" w:author="A">
        <w:r>
          <w:t xml:space="preserve">and keep insertions.</w:t>
        </w:r>
      </w:ins>
    </w:p>
    <w:moveFromRangeStart w:id="20" w:author="A" w:name="move1"/>
    <w:p>
      <w:pPr>
        <w:rPr>
          <w:moveFrom w:id="21" w:author="A"/>
        </w:rPr>
      </w:pPr>
      <w:moveFrom w:id="22" w:author="A">
        <w:r>
          <w:t xml:space="preserve">A moved sentence.</w:t>
        </w:r>
      </w:moveFrom>
    </w:p>
    <w:moveFromRangeEnd w:id="20"/>
    <w:p>
      <w:r>
        <w:t xml:space="preserve">It moved below, </w:t>
      </w:r>
      <w:moveFrom w:id="23" w:author="A">
        <w:r>
          <w:t xml:space="preserve">while this half of a move names no destination, </w:t>
        </w:r>
      </w:moveFrom>
      <w:r>
        <w:t xml:space="preserve">which counts.</w:t>
      </w:r>
    </w:p>
    <w:moveToRangeStart w:id="30" w:author="A" w:name="move1"/>
    <w:p>
      <w:pPr>
        <w:rPr>
          <w:moveTo w:id="31" w:author="A"/>
        </w:rPr>
      </w:pPr>
      <w:moveTo w:id="32" w:author="A">
        <w:r>
          <w:t xml:space="preserve">A moved sentence.</w:t>
        </w:r>
      </w:moveTo>
    </w:p>
    <w:moveToRangeEnd w:id="30"/>
    <w:p>
      <w:r>
        <w:t xml:space="preserve">Two comments</w:t>
      </w:r>
      <w:r>
        <w:commentReference w:id="1"/>
      </w:r>
      <w:r>
        <w:t xml:space="preserve"> each count</w:t>
      </w:r>
      <w:r>
        <w:commentReference w:id="2"/>
      </w:r>
      <w:r>
        <w:t xml:space="preserve">.</w:t>
      </w:r>
    </w:p>
    <w:p>
      <w:pPr>
        <w:numPr>
          <w:ilvl w:val="0"/>
          <w:numId w:val="1"/>
        </w:numPr>
      </w:pPr>
      <w:r>
        <w:t xml:space="preserve">First item</w:t>
      </w:r>
    </w:p>
    <w:p>
      <w:pPr>
        <w:numPr>
          <w:ilvl w:val="0"/>
          <w:numId w:val="1"/>
        </w:numPr>
        <w:rPr>
          <w:del w:id="40" w:author="A"/>
        </w:rPr>
      </w:pPr>
      <w:r>
        <w:t xml:space="preserve">Second item, its mark deleted before a table</w:t>
      </w:r>
    </w:p>
    <w:tbl>
      <w:tblGrid>
        <w:gridCol w:w="4000"/>
      </w:tblGrid>
      <w:tr>
        <w:tc>
          <w:p>
            <w:r>
              <w:t xml:space="preserve">Cell text</w:t>
            </w:r>
            <w:r>
              <w:rPr>
                <w:vanish/>
              </w:rPr>
              <w:t xml:space="preserve"> hidden in the cell</w:t>
            </w:r>
          </w:p>
        </w:tc>
      </w:tr>
    </w:tbl>
    <w:sectPr/>
  </w:body>
</w:document>
</file>

<file path=word/footnotes.xml><?xml version="1.0" encoding="utf-8"?>
<w:footnotes xmlns:w="http://schemas.openxmlformats.org/wordprocessingml/2006/main">
  <w:footnote w:type="separator" w:id="0">
    <w:p>
      <w:r>
        <w:separator/>
      </w:r>
    </w:p>
  </w:footnote>
  <w:footnote w:id="1">
    <w:p>
      <w:r>
        <w:t xml:space="preserve">A note whose reference shows.</w:t>
      </w:r>
    </w:p>
  </w:footnote>
  <w:footnote w:id="2">
    <w:p>
      <w:r>
        <w:t xml:space="preserve">A note whose only reference is hidden, </w:t>
      </w:r>
      <w:r>
        <w:ruby>
          <w:rt>
            <w:r>
              <w:t>unread</w:t>
            </w:r>
          </w:rt>
          <w:rubyBase>
            <w:r>
              <w:t>ruby</w:t>
            </w:r>
          </w:rubyBase>
        </w:ruby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/>
    </w:rPrDefault>
  </w:docDefaults>
  <w:style w:type="paragraph" w:styleId="Heading1">
    <w:name w:val="heading 1"/>
  </w:style>
  <w:style w:type="paragraph" w:styleId="HiddenNote">
    <w:name w:val="Hidden Note"/>
    <w:rPr>
      <w:vanish/>
    </w:rPr>
  </w:style>
  <w:style w:type="character" w:styleId="Secret">
    <w:name w:val="Secret"/>
    <w:rPr>
      <w:vanish/>
    </w:rPr>
  </w:style>
  <w:style w:type="character" w:styleId="Unsecret">
    <w:name w:val="Unsecret"/>
    <w:basedOn w:val="Secret"/>
    <w:rPr>
      <w:vanish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footnotes" Target="footnotes.xml"/>
</Relationships>
</file>